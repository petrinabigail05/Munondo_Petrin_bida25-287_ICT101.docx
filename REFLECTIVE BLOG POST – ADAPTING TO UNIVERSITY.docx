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1737" w:rsidP="7A190F61" w:rsidRDefault="2525E92E" w14:paraId="2C078E63" w14:textId="5CAB1527">
      <w:pPr>
        <w:rPr>
          <w:b/>
          <w:bCs/>
        </w:rPr>
      </w:pPr>
      <w:r w:rsidRPr="7A190F61">
        <w:rPr>
          <w:b/>
          <w:bCs/>
        </w:rPr>
        <w:t xml:space="preserve">REFLECTIVE BLOG POST – ADAPTING TO UNIVERSITY </w:t>
      </w:r>
    </w:p>
    <w:p w:rsidR="7A190F61" w:rsidRDefault="7A190F61" w14:paraId="5A9C0883" w14:textId="3EC2B794"/>
    <w:p w:rsidR="2525E92E" w:rsidP="13676104" w:rsidRDefault="2525E92E" w14:paraId="4D1236BF" w14:textId="0D99509F">
      <w:r>
        <w:t xml:space="preserve">At first, I was so excited to start my university education, </w:t>
      </w:r>
      <w:r w:rsidR="2C9A5DC7">
        <w:t xml:space="preserve">I came early </w:t>
      </w:r>
      <w:r w:rsidR="7CD0922A">
        <w:t>to</w:t>
      </w:r>
      <w:r w:rsidR="2C9A5DC7">
        <w:t xml:space="preserve"> school so excited and eager to learn. When school suddenly started, I noticed that university lif</w:t>
      </w:r>
      <w:r w:rsidR="27ECDB4F">
        <w:t xml:space="preserve">e is </w:t>
      </w:r>
      <w:r w:rsidR="642745DB">
        <w:t>not</w:t>
      </w:r>
      <w:r w:rsidR="27ECDB4F">
        <w:t xml:space="preserve"> common to </w:t>
      </w:r>
      <w:r w:rsidR="31DEE032">
        <w:t>senior</w:t>
      </w:r>
      <w:r w:rsidR="27ECDB4F">
        <w:t xml:space="preserve"> life where you are forced to do assignments by your teacher, where you are motivated to do your work </w:t>
      </w:r>
      <w:r w:rsidR="2B7E6168">
        <w:t>every time. University life is so different and difficult but easy at the same time, here you must motivate yourself</w:t>
      </w:r>
      <w:r w:rsidR="1AE8F1CA">
        <w:t xml:space="preserve"> and push yourself into doing schoolwork and submit well on time. For m</w:t>
      </w:r>
      <w:r w:rsidR="31370D63">
        <w:t xml:space="preserve">e this was a big challenge </w:t>
      </w:r>
      <w:r w:rsidR="00A21C63">
        <w:t xml:space="preserve">as </w:t>
      </w:r>
      <w:del w:author="Microsoft Word" w:date="2025-11-14T10:36:00Z" w16du:dateUtc="2025-11-14T08:36:00Z" w:id="0">
        <w:r w:rsidDel="2525E92E">
          <w:delText>i</w:delText>
        </w:r>
      </w:del>
      <w:r w:rsidR="17A26CD6">
        <w:t>I</w:t>
      </w:r>
      <w:r w:rsidR="31370D63">
        <w:t xml:space="preserve"> was not used to do</w:t>
      </w:r>
      <w:r w:rsidR="20962BD1">
        <w:t>ing</w:t>
      </w:r>
      <w:r w:rsidR="31370D63">
        <w:t xml:space="preserve"> anything without supervision but also an important lesson as I learnt that in life if you want to </w:t>
      </w:r>
      <w:r w:rsidR="00014FD0">
        <w:t>achieve</w:t>
      </w:r>
      <w:r w:rsidR="3C25CC38">
        <w:t xml:space="preserve"> something great you must work har</w:t>
      </w:r>
      <w:r w:rsidR="008D38DA">
        <w:t>d</w:t>
      </w:r>
      <w:r w:rsidR="00014FD0">
        <w:t xml:space="preserve">. </w:t>
      </w:r>
    </w:p>
    <w:p w:rsidR="00014FD0" w:rsidP="13676104" w:rsidRDefault="00D30AF1" w14:paraId="7075F519" w14:noSpellErr="1" w14:textId="5829A0EB">
      <w:r w:rsidR="00D30AF1">
        <w:rPr/>
        <w:t>Also</w:t>
      </w:r>
      <w:r w:rsidR="00014FD0">
        <w:rPr/>
        <w:t xml:space="preserve"> having </w:t>
      </w:r>
      <w:r w:rsidR="64939AB2">
        <w:rPr/>
        <w:t>a few</w:t>
      </w:r>
      <w:r w:rsidR="00014FD0">
        <w:rPr/>
        <w:t xml:space="preserve"> lessons in a week made me think that I have plenty of time without realizing that </w:t>
      </w:r>
      <w:r w:rsidR="3CDEA261">
        <w:rPr/>
        <w:t>the time</w:t>
      </w:r>
      <w:r w:rsidR="00014FD0">
        <w:rPr/>
        <w:t xml:space="preserve"> I wasted relaxing, I will eventually need it as time </w:t>
      </w:r>
      <w:r w:rsidR="00D30AF1">
        <w:rPr/>
        <w:t>goes by</w:t>
      </w:r>
      <w:r w:rsidR="00014FD0">
        <w:rPr/>
        <w:t xml:space="preserve">. </w:t>
      </w:r>
      <w:r w:rsidR="00D07149">
        <w:rPr/>
        <w:t>Mana</w:t>
      </w:r>
      <w:r w:rsidR="007F76BF">
        <w:rPr/>
        <w:t xml:space="preserve">ging time was another challenge for me as I was used to </w:t>
      </w:r>
      <w:r w:rsidR="00D30AF1">
        <w:rPr/>
        <w:t>being</w:t>
      </w:r>
      <w:r w:rsidR="007F76BF">
        <w:rPr/>
        <w:t xml:space="preserve"> supervised all the time, but I </w:t>
      </w:r>
      <w:r w:rsidR="00D30AF1">
        <w:rPr/>
        <w:t>learnt</w:t>
      </w:r>
      <w:r w:rsidR="007F76BF">
        <w:rPr/>
        <w:t xml:space="preserve"> </w:t>
      </w:r>
      <w:r w:rsidR="002B779A">
        <w:rPr/>
        <w:t>how to manage my time without supervision because without time management not</w:t>
      </w:r>
      <w:r w:rsidR="00D30AF1">
        <w:rPr/>
        <w:t>hing</w:t>
      </w:r>
      <w:r w:rsidR="002B779A">
        <w:rPr/>
        <w:t xml:space="preserve"> will go right</w:t>
      </w:r>
      <w:r w:rsidR="00D30AF1">
        <w:rPr/>
        <w:t>.</w:t>
      </w:r>
      <w:r w:rsidR="0032122A">
        <w:rPr/>
        <w:t xml:space="preserve"> </w:t>
      </w:r>
    </w:p>
    <w:p w:rsidR="0032122A" w:rsidP="13676104" w:rsidRDefault="0032122A" w14:paraId="07F0C306" w14:textId="77777777"/>
    <w:p w:rsidR="0032122A" w:rsidP="13676104" w:rsidRDefault="0032122A" w14:paraId="6D148B78" w14:noSpellErr="1" w14:textId="18F6A8E0">
      <w:r w:rsidR="0032122A">
        <w:rPr/>
        <w:t>As for studying</w:t>
      </w:r>
      <w:r w:rsidR="009E423B">
        <w:rPr/>
        <w:t xml:space="preserve">, at </w:t>
      </w:r>
      <w:r w:rsidR="00F22666">
        <w:rPr/>
        <w:t>first,</w:t>
      </w:r>
      <w:r w:rsidR="009E423B">
        <w:rPr/>
        <w:t xml:space="preserve"> I used to read whenever I </w:t>
      </w:r>
      <w:r w:rsidR="00F22666">
        <w:rPr/>
        <w:t>felt</w:t>
      </w:r>
      <w:r w:rsidR="009E423B">
        <w:rPr/>
        <w:t xml:space="preserve"> like it but after attending a specific module called Communication and Study </w:t>
      </w:r>
      <w:r w:rsidR="00F22666">
        <w:rPr/>
        <w:t>Skills,</w:t>
      </w:r>
      <w:r w:rsidR="009E423B">
        <w:rPr/>
        <w:t xml:space="preserve"> I learnt the </w:t>
      </w:r>
      <w:r w:rsidR="00564CEC">
        <w:rPr/>
        <w:t xml:space="preserve">Pomodoro technique which I tried using and it was hopefully productive to me. If I were to study for 2 </w:t>
      </w:r>
      <w:r w:rsidR="20B2BA22">
        <w:rPr/>
        <w:t>hours,</w:t>
      </w:r>
      <w:r w:rsidR="00F22666">
        <w:rPr/>
        <w:t xml:space="preserve"> I would </w:t>
      </w:r>
      <w:r w:rsidR="41F2A77D">
        <w:rPr/>
        <w:t>study for</w:t>
      </w:r>
      <w:r w:rsidR="00F22666">
        <w:rPr/>
        <w:t xml:space="preserve"> the first 25 minutes, then take a </w:t>
      </w:r>
      <w:r w:rsidR="00940C0A">
        <w:rPr/>
        <w:t>5-minute</w:t>
      </w:r>
      <w:r w:rsidR="00F22666">
        <w:rPr/>
        <w:t xml:space="preserve"> break between every session</w:t>
      </w:r>
      <w:r w:rsidR="00DE0191">
        <w:rPr/>
        <w:t xml:space="preserve">. Group discussion also worked most for </w:t>
      </w:r>
      <w:bookmarkStart w:name="_Int_KfifglRf" w:id="968858807"/>
      <w:r w:rsidR="00DE0191">
        <w:rPr/>
        <w:t>me,</w:t>
      </w:r>
      <w:bookmarkEnd w:id="968858807"/>
      <w:r w:rsidR="00DE0191">
        <w:rPr/>
        <w:t xml:space="preserve"> I believe that working together can make </w:t>
      </w:r>
      <w:r w:rsidR="00940C0A">
        <w:rPr/>
        <w:t>people</w:t>
      </w:r>
      <w:r w:rsidR="00350675">
        <w:rPr/>
        <w:t xml:space="preserve"> achieve something big. </w:t>
      </w:r>
    </w:p>
    <w:p w:rsidR="6E7BD8D3" w:rsidP="6E7BD8D3" w:rsidRDefault="6E7BD8D3" w14:paraId="517D1108" w14:textId="549E6997">
      <w:pPr>
        <w:pStyle w:val="Normal"/>
      </w:pPr>
    </w:p>
    <w:p w:rsidR="1D6E8CD1" w:rsidP="6E7BD8D3" w:rsidRDefault="1D6E8CD1" w14:paraId="1F4838A4" w14:textId="063E6DD2">
      <w:pPr>
        <w:pStyle w:val="Normal"/>
      </w:pPr>
      <w:r w:rsidR="1D6E8CD1">
        <w:rPr/>
        <w:t xml:space="preserve">At this era, I had </w:t>
      </w:r>
      <w:r w:rsidR="7106CDC9">
        <w:rPr/>
        <w:t xml:space="preserve">mindset growth as </w:t>
      </w:r>
      <w:r w:rsidR="79965E71">
        <w:rPr/>
        <w:t>I</w:t>
      </w:r>
      <w:r w:rsidR="7106CDC9">
        <w:rPr/>
        <w:t xml:space="preserve"> started to believe in </w:t>
      </w:r>
      <w:r w:rsidR="06AFB759">
        <w:rPr/>
        <w:t>myself</w:t>
      </w:r>
      <w:r w:rsidR="07EA4643">
        <w:rPr/>
        <w:t xml:space="preserve">, at </w:t>
      </w:r>
      <w:r w:rsidR="272757BD">
        <w:rPr/>
        <w:t>first,</w:t>
      </w:r>
      <w:r w:rsidR="07EA4643">
        <w:rPr/>
        <w:t xml:space="preserve"> I</w:t>
      </w:r>
      <w:r w:rsidR="7106CDC9">
        <w:rPr/>
        <w:t xml:space="preserve"> had confiden</w:t>
      </w:r>
      <w:r w:rsidR="42E45C77">
        <w:rPr/>
        <w:t xml:space="preserve">ce in math related module only because math is my </w:t>
      </w:r>
      <w:r w:rsidR="69FC7AA3">
        <w:rPr/>
        <w:t>strength</w:t>
      </w:r>
      <w:r w:rsidR="42E45C77">
        <w:rPr/>
        <w:t xml:space="preserve"> </w:t>
      </w:r>
      <w:r w:rsidR="66BF08D3">
        <w:rPr/>
        <w:t xml:space="preserve">but not theory modules after using the pomodoro technique and group work discussion </w:t>
      </w:r>
      <w:r w:rsidR="2E474951">
        <w:rPr/>
        <w:t>I</w:t>
      </w:r>
      <w:r w:rsidR="66BF08D3">
        <w:rPr/>
        <w:t xml:space="preserve"> started having hope and confidence</w:t>
      </w:r>
      <w:r w:rsidR="7E0CF498">
        <w:rPr/>
        <w:t xml:space="preserve"> towards all the modules</w:t>
      </w:r>
      <w:r w:rsidR="5E164CDD">
        <w:rPr/>
        <w:t>.</w:t>
      </w:r>
    </w:p>
    <w:sectPr w:rsidR="0032122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2B41" w:rsidRDefault="00A12B41" w14:paraId="0F350B51" w14:textId="77777777">
      <w:pPr>
        <w:spacing w:after="0" w:line="240" w:lineRule="auto"/>
      </w:pPr>
      <w:r>
        <w:separator/>
      </w:r>
    </w:p>
  </w:endnote>
  <w:endnote w:type="continuationSeparator" w:id="0">
    <w:p w:rsidR="00A12B41" w:rsidRDefault="00A12B41" w14:paraId="70A41D4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2B41" w:rsidRDefault="00A12B41" w14:paraId="1AB455B1" w14:textId="77777777">
      <w:pPr>
        <w:spacing w:after="0" w:line="240" w:lineRule="auto"/>
      </w:pPr>
      <w:r>
        <w:separator/>
      </w:r>
    </w:p>
  </w:footnote>
  <w:footnote w:type="continuationSeparator" w:id="0">
    <w:p w:rsidR="00A12B41" w:rsidRDefault="00A12B41" w14:paraId="5051F4CD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KfifglRf" int2:invalidationBookmarkName="" int2:hashCode="Te20756gclxArO" int2:id="uJAItY3N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28A334"/>
    <w:rsid w:val="00014FD0"/>
    <w:rsid w:val="00037E0D"/>
    <w:rsid w:val="000512E4"/>
    <w:rsid w:val="000A4D29"/>
    <w:rsid w:val="000D2462"/>
    <w:rsid w:val="000E600E"/>
    <w:rsid w:val="00163BC4"/>
    <w:rsid w:val="001B62BE"/>
    <w:rsid w:val="001D7E17"/>
    <w:rsid w:val="001E0C02"/>
    <w:rsid w:val="0021721E"/>
    <w:rsid w:val="00284FC6"/>
    <w:rsid w:val="002B779A"/>
    <w:rsid w:val="002F56DA"/>
    <w:rsid w:val="00313BDB"/>
    <w:rsid w:val="0032122A"/>
    <w:rsid w:val="003261A5"/>
    <w:rsid w:val="00350675"/>
    <w:rsid w:val="004262AF"/>
    <w:rsid w:val="00564CEC"/>
    <w:rsid w:val="00573EED"/>
    <w:rsid w:val="005F5815"/>
    <w:rsid w:val="006349B7"/>
    <w:rsid w:val="00732A4C"/>
    <w:rsid w:val="007A049C"/>
    <w:rsid w:val="007A4A73"/>
    <w:rsid w:val="007D64EF"/>
    <w:rsid w:val="007F76BF"/>
    <w:rsid w:val="00891737"/>
    <w:rsid w:val="008D38DA"/>
    <w:rsid w:val="00940C0A"/>
    <w:rsid w:val="00972565"/>
    <w:rsid w:val="009E423B"/>
    <w:rsid w:val="00A02FE6"/>
    <w:rsid w:val="00A12B41"/>
    <w:rsid w:val="00A21C63"/>
    <w:rsid w:val="00A63ED8"/>
    <w:rsid w:val="00A82CB4"/>
    <w:rsid w:val="00B13ACE"/>
    <w:rsid w:val="00BC5B02"/>
    <w:rsid w:val="00C00679"/>
    <w:rsid w:val="00C04971"/>
    <w:rsid w:val="00C277C5"/>
    <w:rsid w:val="00C76034"/>
    <w:rsid w:val="00C91ABA"/>
    <w:rsid w:val="00C927E1"/>
    <w:rsid w:val="00CC12C8"/>
    <w:rsid w:val="00CE66B4"/>
    <w:rsid w:val="00D07149"/>
    <w:rsid w:val="00D30AF1"/>
    <w:rsid w:val="00DB61B7"/>
    <w:rsid w:val="00DE0191"/>
    <w:rsid w:val="00E65C61"/>
    <w:rsid w:val="00EA6E17"/>
    <w:rsid w:val="00F22666"/>
    <w:rsid w:val="00F479A6"/>
    <w:rsid w:val="00F50A01"/>
    <w:rsid w:val="00F706AD"/>
    <w:rsid w:val="00F9375F"/>
    <w:rsid w:val="01117FF0"/>
    <w:rsid w:val="045162F4"/>
    <w:rsid w:val="06AFB759"/>
    <w:rsid w:val="07EA4643"/>
    <w:rsid w:val="09C489EA"/>
    <w:rsid w:val="0B762924"/>
    <w:rsid w:val="0D431345"/>
    <w:rsid w:val="11E1A2F5"/>
    <w:rsid w:val="128B2826"/>
    <w:rsid w:val="13676104"/>
    <w:rsid w:val="13F88DA8"/>
    <w:rsid w:val="1661D8B0"/>
    <w:rsid w:val="17A26CD6"/>
    <w:rsid w:val="1AE8F1CA"/>
    <w:rsid w:val="1D56B08B"/>
    <w:rsid w:val="1D6420B3"/>
    <w:rsid w:val="1D6AE7E2"/>
    <w:rsid w:val="1D6E8CD1"/>
    <w:rsid w:val="2001B6A9"/>
    <w:rsid w:val="20962BD1"/>
    <w:rsid w:val="20B2BA22"/>
    <w:rsid w:val="22665DD3"/>
    <w:rsid w:val="2484D6B8"/>
    <w:rsid w:val="2525E92E"/>
    <w:rsid w:val="2528A334"/>
    <w:rsid w:val="26459FBE"/>
    <w:rsid w:val="272757BD"/>
    <w:rsid w:val="27ECDB4F"/>
    <w:rsid w:val="2B7E6168"/>
    <w:rsid w:val="2C4ECEA6"/>
    <w:rsid w:val="2C9A5DC7"/>
    <w:rsid w:val="2E474951"/>
    <w:rsid w:val="2FB77514"/>
    <w:rsid w:val="31370D63"/>
    <w:rsid w:val="31DEE032"/>
    <w:rsid w:val="3C25CC38"/>
    <w:rsid w:val="3CDEA261"/>
    <w:rsid w:val="41F2A77D"/>
    <w:rsid w:val="42E45C77"/>
    <w:rsid w:val="466638DD"/>
    <w:rsid w:val="46996658"/>
    <w:rsid w:val="47B15910"/>
    <w:rsid w:val="4C397CCD"/>
    <w:rsid w:val="4E6E7D16"/>
    <w:rsid w:val="525AF02A"/>
    <w:rsid w:val="5E164CDD"/>
    <w:rsid w:val="620C86C6"/>
    <w:rsid w:val="642745DB"/>
    <w:rsid w:val="64939AB2"/>
    <w:rsid w:val="65F6727F"/>
    <w:rsid w:val="66BF08D3"/>
    <w:rsid w:val="69FC7AA3"/>
    <w:rsid w:val="6BB20F35"/>
    <w:rsid w:val="6E7BD8D3"/>
    <w:rsid w:val="6EAAEB5F"/>
    <w:rsid w:val="70C06762"/>
    <w:rsid w:val="7106CDC9"/>
    <w:rsid w:val="71A386B4"/>
    <w:rsid w:val="7242BB44"/>
    <w:rsid w:val="79264B58"/>
    <w:rsid w:val="794007E8"/>
    <w:rsid w:val="79965E71"/>
    <w:rsid w:val="7A190F61"/>
    <w:rsid w:val="7C594FE8"/>
    <w:rsid w:val="7CD0922A"/>
    <w:rsid w:val="7E0CF498"/>
    <w:rsid w:val="7F06B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A334"/>
  <w15:chartTrackingRefBased/>
  <w15:docId w15:val="{2DFE7FE5-AACC-4856-BC01-87D9E2AC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C5B0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BC5B02"/>
  </w:style>
  <w:style w:type="paragraph" w:styleId="Footer">
    <w:name w:val="footer"/>
    <w:basedOn w:val="Normal"/>
    <w:link w:val="FooterChar"/>
    <w:uiPriority w:val="99"/>
    <w:semiHidden/>
    <w:unhideWhenUsed/>
    <w:rsid w:val="00BC5B0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BC5B02"/>
  </w:style>
  <w:style w:type="paragraph" w:styleId="EndnoteText">
    <w:name w:val="endnote text"/>
    <w:basedOn w:val="Normal"/>
    <w:link w:val="EndnoteTextChar"/>
    <w:uiPriority w:val="99"/>
    <w:semiHidden/>
    <w:unhideWhenUsed/>
    <w:rsid w:val="00BC5B02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BC5B0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C5B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microsoft.com/office/2020/10/relationships/intelligence" Target="intelligence2.xml" Id="Rbf65e7b6502846b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5" ma:contentTypeDescription="Create a new document." ma:contentTypeScope="" ma:versionID="558e02280891d205ff0673990bd3f1b4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55fd232e67f36cfed93746e69b5fe233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Props1.xml><?xml version="1.0" encoding="utf-8"?>
<ds:datastoreItem xmlns:ds="http://schemas.openxmlformats.org/officeDocument/2006/customXml" ds:itemID="{7ABCA1E0-5FB9-414D-A69B-493BDA859A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DCC73A-94D9-4F73-98AD-148872BE8E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B3A369-451C-46C8-95A3-D4B4A6916A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FB17FFA-AE61-4F14-8B29-096710A5610C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Petrin Munondo</dc:creator>
  <keywords/>
  <dc:description/>
  <lastModifiedBy>Petrin Munondo</lastModifiedBy>
  <revision>33</revision>
  <dcterms:created xsi:type="dcterms:W3CDTF">2025-11-14T08:58:00.0000000Z</dcterms:created>
  <dcterms:modified xsi:type="dcterms:W3CDTF">2025-11-14T09:29:23.7582553Z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0x0101003552F4BEDB47B141A07FC8FA1A154D45</vt:lpwstr>
  </property>
</Properties>
</file>